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56D0A" w14:textId="253459E8" w:rsidR="00083CA1" w:rsidRPr="006C09F3" w:rsidRDefault="008C7760" w:rsidP="002169C6">
      <w:pPr>
        <w:pStyle w:val="Heading1"/>
        <w:rPr>
          <w:u w:val="single"/>
          <w:lang w:val="en-NZ"/>
        </w:rPr>
      </w:pPr>
      <w:r w:rsidRPr="006C09F3">
        <w:rPr>
          <w:u w:val="single"/>
          <w:lang w:val="en-NZ"/>
        </w:rPr>
        <w:t xml:space="preserve">Science and Sustainability </w:t>
      </w:r>
      <w:r w:rsidR="00A06DC7" w:rsidRPr="006C09F3">
        <w:rPr>
          <w:u w:val="single"/>
          <w:lang w:val="en-NZ"/>
        </w:rPr>
        <w:t>Ass</w:t>
      </w:r>
      <w:r w:rsidR="00704CD7" w:rsidRPr="006C09F3">
        <w:rPr>
          <w:u w:val="single"/>
          <w:lang w:val="en-NZ"/>
        </w:rPr>
        <w:t>ignment</w:t>
      </w:r>
      <w:r w:rsidR="00A06DC7" w:rsidRPr="006C09F3">
        <w:rPr>
          <w:u w:val="single"/>
          <w:lang w:val="en-NZ"/>
        </w:rPr>
        <w:t xml:space="preserve"> 1: Information Resources</w:t>
      </w:r>
    </w:p>
    <w:p w14:paraId="17B866A1" w14:textId="7A4ECFA2" w:rsidR="002169C6" w:rsidRPr="006C09F3" w:rsidRDefault="002169C6">
      <w:pPr>
        <w:rPr>
          <w:sz w:val="22"/>
          <w:szCs w:val="22"/>
          <w:lang w:val="en-NZ"/>
        </w:rPr>
      </w:pPr>
      <w:r w:rsidRPr="006C09F3">
        <w:rPr>
          <w:color w:val="A6A6A6" w:themeColor="background1" w:themeShade="A6"/>
          <w:sz w:val="22"/>
          <w:szCs w:val="22"/>
          <w:lang w:val="en-NZ"/>
        </w:rPr>
        <w:t xml:space="preserve">[This document provides a template and </w:t>
      </w:r>
      <w:r w:rsidR="006C09F3" w:rsidRPr="006C09F3">
        <w:rPr>
          <w:color w:val="A6A6A6" w:themeColor="background1" w:themeShade="A6"/>
          <w:sz w:val="22"/>
          <w:szCs w:val="22"/>
          <w:lang w:val="en-NZ"/>
        </w:rPr>
        <w:t>instructions</w:t>
      </w:r>
      <w:r w:rsidRPr="006C09F3">
        <w:rPr>
          <w:color w:val="A6A6A6" w:themeColor="background1" w:themeShade="A6"/>
          <w:sz w:val="22"/>
          <w:szCs w:val="22"/>
          <w:lang w:val="en-NZ"/>
        </w:rPr>
        <w:t xml:space="preserve"> for Assignment 1. Please use the structure provided in this template. Instructions, such as presented here in grey font and between square brackets, should be deleted before submission.</w:t>
      </w:r>
      <w:r w:rsidR="006C09F3">
        <w:rPr>
          <w:color w:val="A6A6A6" w:themeColor="background1" w:themeShade="A6"/>
          <w:sz w:val="22"/>
          <w:szCs w:val="22"/>
          <w:lang w:val="en-NZ"/>
        </w:rPr>
        <w:t xml:space="preserve"> Please save your final work as a pdf file and upload to Stream</w:t>
      </w:r>
      <w:r w:rsidRPr="006C09F3">
        <w:rPr>
          <w:color w:val="A6A6A6" w:themeColor="background1" w:themeShade="A6"/>
          <w:sz w:val="22"/>
          <w:szCs w:val="22"/>
          <w:lang w:val="en-NZ"/>
        </w:rPr>
        <w:t>]</w:t>
      </w:r>
    </w:p>
    <w:p w14:paraId="330D6B91" w14:textId="77777777" w:rsidR="008C7760" w:rsidRPr="006C09F3" w:rsidRDefault="008C7760">
      <w:pPr>
        <w:rPr>
          <w:lang w:val="en-NZ"/>
        </w:rPr>
      </w:pPr>
    </w:p>
    <w:p w14:paraId="1177A29E" w14:textId="77777777" w:rsidR="008C7760" w:rsidRPr="006C09F3" w:rsidRDefault="008C7760">
      <w:pPr>
        <w:rPr>
          <w:lang w:val="en-NZ"/>
        </w:rPr>
      </w:pPr>
    </w:p>
    <w:p w14:paraId="5E1FFA14" w14:textId="77777777" w:rsidR="008C7760" w:rsidRPr="006C09F3" w:rsidRDefault="008C7760">
      <w:pPr>
        <w:rPr>
          <w:lang w:val="en-NZ"/>
        </w:rPr>
      </w:pPr>
    </w:p>
    <w:p w14:paraId="37B9D152" w14:textId="0562D3F8" w:rsidR="008C7760" w:rsidRPr="006C09F3" w:rsidRDefault="00BB05D2" w:rsidP="00BB05D2">
      <w:pPr>
        <w:pStyle w:val="Heading2"/>
        <w:rPr>
          <w:lang w:val="en-NZ"/>
        </w:rPr>
      </w:pPr>
      <w:r w:rsidRPr="006C09F3">
        <w:rPr>
          <w:lang w:val="en-NZ"/>
        </w:rPr>
        <w:t>Student Name:</w:t>
      </w:r>
    </w:p>
    <w:p w14:paraId="1CE47809" w14:textId="03DDA247" w:rsidR="00BB05D2" w:rsidRPr="006C09F3" w:rsidRDefault="00BB05D2">
      <w:pPr>
        <w:rPr>
          <w:lang w:val="en-NZ"/>
        </w:rPr>
      </w:pPr>
    </w:p>
    <w:p w14:paraId="68A72953" w14:textId="3B6A8EE9" w:rsidR="00BB05D2" w:rsidRPr="006C09F3" w:rsidRDefault="00BB05D2" w:rsidP="00BB05D2">
      <w:pPr>
        <w:pStyle w:val="Heading2"/>
        <w:rPr>
          <w:lang w:val="en-NZ"/>
        </w:rPr>
      </w:pPr>
      <w:r w:rsidRPr="006C09F3">
        <w:rPr>
          <w:lang w:val="en-NZ"/>
        </w:rPr>
        <w:t>Student ID number:</w:t>
      </w:r>
    </w:p>
    <w:p w14:paraId="139360D0" w14:textId="77777777" w:rsidR="008C7760" w:rsidRPr="006C09F3" w:rsidRDefault="008C7760">
      <w:pPr>
        <w:rPr>
          <w:lang w:val="en-NZ"/>
        </w:rPr>
      </w:pPr>
    </w:p>
    <w:p w14:paraId="7B8EF29D" w14:textId="01F954DE" w:rsidR="008C7760" w:rsidRPr="006C09F3" w:rsidRDefault="00BB05D2" w:rsidP="00BB05D2">
      <w:pPr>
        <w:pStyle w:val="Heading2"/>
        <w:rPr>
          <w:lang w:val="en-NZ"/>
        </w:rPr>
      </w:pPr>
      <w:r w:rsidRPr="006C09F3">
        <w:rPr>
          <w:lang w:val="en-NZ"/>
        </w:rPr>
        <w:t>Course number and title:</w:t>
      </w:r>
    </w:p>
    <w:p w14:paraId="192E14A5" w14:textId="77777777" w:rsidR="008C7760" w:rsidRPr="006C09F3" w:rsidRDefault="008C7760">
      <w:pPr>
        <w:rPr>
          <w:lang w:val="en-NZ"/>
        </w:rPr>
      </w:pPr>
    </w:p>
    <w:p w14:paraId="2715907D" w14:textId="53986A2D" w:rsidR="008C7760" w:rsidRPr="006C09F3" w:rsidRDefault="008C7760">
      <w:pPr>
        <w:rPr>
          <w:lang w:val="en-NZ"/>
        </w:rPr>
      </w:pPr>
      <w:r w:rsidRPr="006C09F3">
        <w:rPr>
          <w:lang w:val="en-NZ"/>
        </w:rPr>
        <w:br w:type="page"/>
      </w:r>
    </w:p>
    <w:p w14:paraId="622CC08E" w14:textId="5F8C2FAB" w:rsidR="00A06DC7" w:rsidRPr="006C09F3" w:rsidRDefault="00BB05D2" w:rsidP="00BB05D2">
      <w:pPr>
        <w:pStyle w:val="Heading2"/>
        <w:rPr>
          <w:lang w:val="en-NZ"/>
        </w:rPr>
      </w:pPr>
      <w:r w:rsidRPr="006C09F3">
        <w:rPr>
          <w:lang w:val="en-NZ"/>
        </w:rPr>
        <w:lastRenderedPageBreak/>
        <w:t>Title</w:t>
      </w:r>
    </w:p>
    <w:p w14:paraId="0419D7EB" w14:textId="39F5B2B7" w:rsidR="00BB05D2" w:rsidRPr="006C09F3" w:rsidRDefault="00BB05D2" w:rsidP="00BB05D2">
      <w:pPr>
        <w:rPr>
          <w:color w:val="A6A6A6" w:themeColor="background1" w:themeShade="A6"/>
          <w:sz w:val="22"/>
          <w:szCs w:val="22"/>
          <w:lang w:val="en-NZ"/>
        </w:rPr>
      </w:pPr>
      <w:r w:rsidRPr="006C09F3">
        <w:rPr>
          <w:color w:val="A6A6A6" w:themeColor="background1" w:themeShade="A6"/>
          <w:sz w:val="22"/>
          <w:szCs w:val="22"/>
          <w:lang w:val="en-NZ"/>
        </w:rPr>
        <w:t>[</w:t>
      </w:r>
      <w:r w:rsidRPr="006C09F3">
        <w:rPr>
          <w:color w:val="A6A6A6" w:themeColor="background1" w:themeShade="A6"/>
          <w:sz w:val="22"/>
          <w:szCs w:val="22"/>
          <w:lang w:val="en-NZ"/>
        </w:rPr>
        <w:t>Give your work a meaningful title</w:t>
      </w:r>
      <w:r w:rsidRPr="006C09F3">
        <w:rPr>
          <w:color w:val="A6A6A6" w:themeColor="background1" w:themeShade="A6"/>
          <w:sz w:val="22"/>
          <w:szCs w:val="22"/>
          <w:lang w:val="en-NZ"/>
        </w:rPr>
        <w:t>]</w:t>
      </w:r>
    </w:p>
    <w:p w14:paraId="304E95F2" w14:textId="3A94FDF5" w:rsidR="00BB05D2" w:rsidRPr="006C09F3" w:rsidRDefault="00BB05D2" w:rsidP="002169C6">
      <w:pPr>
        <w:rPr>
          <w:lang w:val="en-NZ"/>
        </w:rPr>
      </w:pPr>
      <w:r w:rsidRPr="006C09F3">
        <w:rPr>
          <w:lang w:val="en-NZ"/>
        </w:rPr>
        <w:t>...</w:t>
      </w:r>
    </w:p>
    <w:p w14:paraId="6253EBAC" w14:textId="77777777" w:rsidR="00BB05D2" w:rsidRPr="006C09F3" w:rsidRDefault="00BB05D2" w:rsidP="002169C6">
      <w:pPr>
        <w:rPr>
          <w:lang w:val="en-NZ"/>
        </w:rPr>
      </w:pPr>
    </w:p>
    <w:p w14:paraId="0FC56981" w14:textId="69C9A6DB" w:rsidR="00A06DC7" w:rsidRPr="006C09F3" w:rsidRDefault="00A06DC7" w:rsidP="002169C6">
      <w:pPr>
        <w:pStyle w:val="Heading2"/>
        <w:rPr>
          <w:lang w:val="en-NZ"/>
        </w:rPr>
      </w:pPr>
      <w:r w:rsidRPr="006C09F3">
        <w:rPr>
          <w:lang w:val="en-NZ"/>
        </w:rPr>
        <w:t xml:space="preserve">Source evaluated </w:t>
      </w:r>
    </w:p>
    <w:p w14:paraId="7180F6D1" w14:textId="531D237C" w:rsidR="00A06DC7" w:rsidRPr="006C09F3" w:rsidRDefault="002169C6">
      <w:pPr>
        <w:rPr>
          <w:color w:val="A6A6A6" w:themeColor="background1" w:themeShade="A6"/>
          <w:sz w:val="22"/>
          <w:szCs w:val="22"/>
          <w:lang w:val="en-NZ"/>
        </w:rPr>
      </w:pPr>
      <w:r w:rsidRPr="006C09F3">
        <w:rPr>
          <w:color w:val="A6A6A6" w:themeColor="background1" w:themeShade="A6"/>
          <w:sz w:val="22"/>
          <w:szCs w:val="22"/>
          <w:lang w:val="en-NZ"/>
        </w:rPr>
        <w:t>[</w:t>
      </w:r>
      <w:r w:rsidR="00F71B3B" w:rsidRPr="006C09F3">
        <w:rPr>
          <w:color w:val="A6A6A6" w:themeColor="background1" w:themeShade="A6"/>
          <w:sz w:val="22"/>
          <w:szCs w:val="22"/>
          <w:lang w:val="en-NZ"/>
        </w:rPr>
        <w:t>C</w:t>
      </w:r>
      <w:r w:rsidR="00A06DC7" w:rsidRPr="006C09F3">
        <w:rPr>
          <w:color w:val="A6A6A6" w:themeColor="background1" w:themeShade="A6"/>
          <w:sz w:val="22"/>
          <w:szCs w:val="22"/>
          <w:lang w:val="en-NZ"/>
        </w:rPr>
        <w:t xml:space="preserve">opy and paste the link to </w:t>
      </w:r>
      <w:r w:rsidR="00F71B3B" w:rsidRPr="006C09F3">
        <w:rPr>
          <w:color w:val="A6A6A6" w:themeColor="background1" w:themeShade="A6"/>
          <w:sz w:val="22"/>
          <w:szCs w:val="22"/>
          <w:lang w:val="en-NZ"/>
        </w:rPr>
        <w:t>your source here</w:t>
      </w:r>
      <w:r w:rsidR="00961360" w:rsidRPr="006C09F3">
        <w:rPr>
          <w:color w:val="A6A6A6" w:themeColor="background1" w:themeShade="A6"/>
          <w:sz w:val="22"/>
          <w:szCs w:val="22"/>
          <w:lang w:val="en-NZ"/>
        </w:rPr>
        <w:t>.</w:t>
      </w:r>
      <w:r w:rsidR="00D6459B" w:rsidRPr="006C09F3">
        <w:rPr>
          <w:color w:val="A6A6A6" w:themeColor="background1" w:themeShade="A6"/>
          <w:sz w:val="22"/>
          <w:szCs w:val="22"/>
          <w:lang w:val="en-NZ"/>
        </w:rPr>
        <w:t xml:space="preserve"> Please make sure your source is in English.</w:t>
      </w:r>
      <w:r w:rsidR="00961360" w:rsidRPr="006C09F3">
        <w:rPr>
          <w:color w:val="A6A6A6" w:themeColor="background1" w:themeShade="A6"/>
          <w:sz w:val="22"/>
          <w:szCs w:val="22"/>
          <w:lang w:val="en-NZ"/>
        </w:rPr>
        <w:t>]</w:t>
      </w:r>
    </w:p>
    <w:p w14:paraId="5F609F4B" w14:textId="43522E61" w:rsidR="001170D2" w:rsidRPr="006C09F3" w:rsidRDefault="00961360" w:rsidP="00961360">
      <w:pPr>
        <w:rPr>
          <w:lang w:val="en-NZ"/>
        </w:rPr>
      </w:pPr>
      <w:r w:rsidRPr="006C09F3">
        <w:rPr>
          <w:lang w:val="en-NZ"/>
        </w:rPr>
        <w:t>...</w:t>
      </w:r>
    </w:p>
    <w:p w14:paraId="585990E2" w14:textId="7F181533" w:rsidR="00957FE2" w:rsidRPr="006C09F3" w:rsidRDefault="00957FE2" w:rsidP="00961360">
      <w:pPr>
        <w:rPr>
          <w:lang w:val="en-NZ"/>
        </w:rPr>
      </w:pPr>
    </w:p>
    <w:p w14:paraId="59F24355" w14:textId="77777777" w:rsidR="00957FE2" w:rsidRPr="006C09F3" w:rsidRDefault="00957FE2" w:rsidP="00961360">
      <w:pPr>
        <w:rPr>
          <w:lang w:val="en-NZ"/>
        </w:rPr>
      </w:pPr>
    </w:p>
    <w:p w14:paraId="18CBE39B" w14:textId="0CB45A80" w:rsidR="001170D2" w:rsidRPr="006C09F3" w:rsidRDefault="001170D2" w:rsidP="00961360">
      <w:pPr>
        <w:pStyle w:val="Heading2"/>
        <w:rPr>
          <w:lang w:val="en-NZ"/>
        </w:rPr>
      </w:pPr>
      <w:r w:rsidRPr="006C09F3">
        <w:rPr>
          <w:lang w:val="en-NZ"/>
        </w:rPr>
        <w:t>Summary of your source</w:t>
      </w:r>
    </w:p>
    <w:p w14:paraId="60E75F3D" w14:textId="7CEA9C71" w:rsidR="001170D2" w:rsidRPr="006C09F3" w:rsidRDefault="00961360" w:rsidP="00961360">
      <w:pPr>
        <w:rPr>
          <w:color w:val="A6A6A6" w:themeColor="background1" w:themeShade="A6"/>
          <w:sz w:val="22"/>
          <w:szCs w:val="22"/>
          <w:lang w:val="en-NZ"/>
        </w:rPr>
      </w:pPr>
      <w:r w:rsidRPr="006C09F3">
        <w:rPr>
          <w:color w:val="A6A6A6" w:themeColor="background1" w:themeShade="A6"/>
          <w:sz w:val="22"/>
          <w:szCs w:val="22"/>
          <w:lang w:val="en-NZ"/>
        </w:rPr>
        <w:t xml:space="preserve">[Write </w:t>
      </w:r>
      <w:proofErr w:type="gramStart"/>
      <w:r w:rsidRPr="006C09F3">
        <w:rPr>
          <w:color w:val="A6A6A6" w:themeColor="background1" w:themeShade="A6"/>
          <w:sz w:val="22"/>
          <w:szCs w:val="22"/>
          <w:lang w:val="en-NZ"/>
        </w:rPr>
        <w:t>a brief summary</w:t>
      </w:r>
      <w:proofErr w:type="gramEnd"/>
      <w:r w:rsidRPr="006C09F3">
        <w:rPr>
          <w:color w:val="A6A6A6" w:themeColor="background1" w:themeShade="A6"/>
          <w:sz w:val="22"/>
          <w:szCs w:val="22"/>
          <w:lang w:val="en-NZ"/>
        </w:rPr>
        <w:t xml:space="preserve"> of </w:t>
      </w:r>
      <w:r w:rsidR="00D6459B" w:rsidRPr="006C09F3">
        <w:rPr>
          <w:color w:val="A6A6A6" w:themeColor="background1" w:themeShade="A6"/>
          <w:sz w:val="22"/>
          <w:szCs w:val="22"/>
          <w:lang w:val="en-NZ"/>
        </w:rPr>
        <w:t>your</w:t>
      </w:r>
      <w:r w:rsidRPr="006C09F3">
        <w:rPr>
          <w:color w:val="A6A6A6" w:themeColor="background1" w:themeShade="A6"/>
          <w:sz w:val="22"/>
          <w:szCs w:val="22"/>
          <w:lang w:val="en-NZ"/>
        </w:rPr>
        <w:t xml:space="preserve"> </w:t>
      </w:r>
      <w:r w:rsidR="00D6459B" w:rsidRPr="006C09F3">
        <w:rPr>
          <w:color w:val="A6A6A6" w:themeColor="background1" w:themeShade="A6"/>
          <w:sz w:val="22"/>
          <w:szCs w:val="22"/>
          <w:lang w:val="en-NZ"/>
        </w:rPr>
        <w:t xml:space="preserve">chosen information </w:t>
      </w:r>
      <w:r w:rsidRPr="006C09F3">
        <w:rPr>
          <w:color w:val="A6A6A6" w:themeColor="background1" w:themeShade="A6"/>
          <w:sz w:val="22"/>
          <w:szCs w:val="22"/>
          <w:lang w:val="en-NZ"/>
        </w:rPr>
        <w:t>source (about 100 words) outlining its main points/purpose.]</w:t>
      </w:r>
    </w:p>
    <w:p w14:paraId="68FAD8FB" w14:textId="11243974" w:rsidR="00A06DC7" w:rsidRPr="006C09F3" w:rsidRDefault="00961360" w:rsidP="00961360">
      <w:pPr>
        <w:rPr>
          <w:lang w:val="en-NZ"/>
        </w:rPr>
      </w:pPr>
      <w:r w:rsidRPr="006C09F3">
        <w:rPr>
          <w:lang w:val="en-NZ"/>
        </w:rPr>
        <w:t>...</w:t>
      </w:r>
    </w:p>
    <w:p w14:paraId="67E03248" w14:textId="77777777" w:rsidR="00957FE2" w:rsidRPr="006C09F3" w:rsidRDefault="00957FE2" w:rsidP="00961360">
      <w:pPr>
        <w:rPr>
          <w:lang w:val="en-NZ"/>
        </w:rPr>
      </w:pPr>
    </w:p>
    <w:p w14:paraId="4119839C" w14:textId="0ADAD09E" w:rsidR="00A06DC7" w:rsidRPr="006C09F3" w:rsidRDefault="00A06DC7" w:rsidP="00961360">
      <w:pPr>
        <w:rPr>
          <w:lang w:val="en-NZ"/>
        </w:rPr>
      </w:pPr>
    </w:p>
    <w:p w14:paraId="65223740" w14:textId="08C8A309" w:rsidR="00A06DC7" w:rsidRPr="006C09F3" w:rsidRDefault="00A06DC7" w:rsidP="00961360">
      <w:pPr>
        <w:pStyle w:val="Heading2"/>
        <w:rPr>
          <w:lang w:val="en-NZ"/>
        </w:rPr>
      </w:pPr>
      <w:r w:rsidRPr="006C09F3">
        <w:rPr>
          <w:lang w:val="en-NZ"/>
        </w:rPr>
        <w:t>Source evaluation using CRAAP criteria:</w:t>
      </w:r>
    </w:p>
    <w:p w14:paraId="2938390F" w14:textId="72C06654" w:rsidR="00961360" w:rsidRPr="006C09F3" w:rsidRDefault="00961360" w:rsidP="00961360">
      <w:pPr>
        <w:rPr>
          <w:color w:val="A6A6A6" w:themeColor="background1" w:themeShade="A6"/>
          <w:sz w:val="22"/>
          <w:szCs w:val="22"/>
          <w:lang w:val="en-NZ"/>
        </w:rPr>
      </w:pPr>
      <w:r w:rsidRPr="006C09F3">
        <w:rPr>
          <w:color w:val="A6A6A6" w:themeColor="background1" w:themeShade="A6"/>
          <w:sz w:val="22"/>
          <w:szCs w:val="22"/>
          <w:lang w:val="en-NZ"/>
        </w:rPr>
        <w:t xml:space="preserve">[Critically evaluate </w:t>
      </w:r>
      <w:r w:rsidR="00D6459B" w:rsidRPr="006C09F3">
        <w:rPr>
          <w:color w:val="A6A6A6" w:themeColor="background1" w:themeShade="A6"/>
          <w:sz w:val="22"/>
          <w:szCs w:val="22"/>
          <w:lang w:val="en-NZ"/>
        </w:rPr>
        <w:t>your</w:t>
      </w:r>
      <w:r w:rsidRPr="006C09F3">
        <w:rPr>
          <w:color w:val="A6A6A6" w:themeColor="background1" w:themeShade="A6"/>
          <w:sz w:val="22"/>
          <w:szCs w:val="22"/>
          <w:lang w:val="en-NZ"/>
        </w:rPr>
        <w:t xml:space="preserve"> source using the criteria of the CRAAP framework (Currency, Relevance, Authority, Accuracy, and Purpose) covered in week 2 (no more than 100 words for each criterion). Make sure that your evaluation is supported with evidence.]</w:t>
      </w:r>
    </w:p>
    <w:p w14:paraId="7C7808E0" w14:textId="5FB50B41" w:rsidR="00A06DC7" w:rsidRPr="006C09F3" w:rsidRDefault="00A06DC7" w:rsidP="007519A9">
      <w:pPr>
        <w:rPr>
          <w:lang w:val="en-NZ"/>
        </w:rPr>
      </w:pPr>
      <w:r w:rsidRPr="006C09F3">
        <w:rPr>
          <w:rStyle w:val="Heading3Char"/>
          <w:lang w:val="en-NZ"/>
        </w:rPr>
        <w:t>Currency:</w:t>
      </w:r>
      <w:r w:rsidRPr="006C09F3">
        <w:rPr>
          <w:lang w:val="en-NZ"/>
        </w:rPr>
        <w:br/>
      </w:r>
      <w:r w:rsidR="00961360" w:rsidRPr="006C09F3">
        <w:rPr>
          <w:lang w:val="en-NZ"/>
        </w:rPr>
        <w:t>...</w:t>
      </w:r>
    </w:p>
    <w:p w14:paraId="7BA69A38" w14:textId="41773F78" w:rsidR="00A06DC7" w:rsidRPr="006C09F3" w:rsidRDefault="00A06DC7" w:rsidP="007519A9">
      <w:pPr>
        <w:rPr>
          <w:b/>
          <w:bCs/>
          <w:lang w:val="en-NZ"/>
        </w:rPr>
      </w:pPr>
    </w:p>
    <w:p w14:paraId="16CAB271" w14:textId="3E20C88F" w:rsidR="00A06DC7" w:rsidRPr="006C09F3" w:rsidRDefault="00A06DC7" w:rsidP="007519A9">
      <w:pPr>
        <w:rPr>
          <w:lang w:val="en-NZ"/>
        </w:rPr>
      </w:pPr>
      <w:r w:rsidRPr="006C09F3">
        <w:rPr>
          <w:rStyle w:val="Heading3Char"/>
          <w:lang w:val="en-NZ"/>
        </w:rPr>
        <w:t>Relevance:</w:t>
      </w:r>
      <w:r w:rsidRPr="006C09F3">
        <w:rPr>
          <w:lang w:val="en-NZ"/>
        </w:rPr>
        <w:br/>
      </w:r>
      <w:r w:rsidR="00961360" w:rsidRPr="006C09F3">
        <w:rPr>
          <w:lang w:val="en-NZ"/>
        </w:rPr>
        <w:t>...</w:t>
      </w:r>
    </w:p>
    <w:p w14:paraId="49AF8307" w14:textId="74F93A42" w:rsidR="00A06DC7" w:rsidRPr="006C09F3" w:rsidRDefault="00A06DC7" w:rsidP="007519A9">
      <w:pPr>
        <w:rPr>
          <w:b/>
          <w:bCs/>
          <w:lang w:val="en-NZ"/>
        </w:rPr>
      </w:pPr>
    </w:p>
    <w:p w14:paraId="183CF4E8" w14:textId="4E92D066" w:rsidR="00A06DC7" w:rsidRPr="006C09F3" w:rsidRDefault="00A06DC7" w:rsidP="007519A9">
      <w:pPr>
        <w:rPr>
          <w:lang w:val="en-NZ"/>
        </w:rPr>
      </w:pPr>
      <w:r w:rsidRPr="006C09F3">
        <w:rPr>
          <w:rStyle w:val="Heading3Char"/>
          <w:lang w:val="en-NZ"/>
        </w:rPr>
        <w:t>Authority:</w:t>
      </w:r>
      <w:r w:rsidRPr="006C09F3">
        <w:rPr>
          <w:lang w:val="en-NZ"/>
        </w:rPr>
        <w:br/>
      </w:r>
      <w:r w:rsidR="00961360" w:rsidRPr="006C09F3">
        <w:rPr>
          <w:lang w:val="en-NZ"/>
        </w:rPr>
        <w:t>...</w:t>
      </w:r>
    </w:p>
    <w:p w14:paraId="7CEA8CB8" w14:textId="4D256B00" w:rsidR="00A06DC7" w:rsidRPr="006C09F3" w:rsidRDefault="00A06DC7" w:rsidP="007519A9">
      <w:pPr>
        <w:rPr>
          <w:b/>
          <w:bCs/>
          <w:lang w:val="en-NZ"/>
        </w:rPr>
      </w:pPr>
    </w:p>
    <w:p w14:paraId="2F86B817" w14:textId="39674263" w:rsidR="00A06DC7" w:rsidRPr="006C09F3" w:rsidRDefault="00A06DC7" w:rsidP="007519A9">
      <w:pPr>
        <w:rPr>
          <w:lang w:val="en-NZ"/>
        </w:rPr>
      </w:pPr>
      <w:r w:rsidRPr="006C09F3">
        <w:rPr>
          <w:rStyle w:val="Heading3Char"/>
          <w:lang w:val="en-NZ"/>
        </w:rPr>
        <w:t>Accuracy:</w:t>
      </w:r>
      <w:r w:rsidRPr="006C09F3">
        <w:rPr>
          <w:rStyle w:val="Heading3Char"/>
          <w:lang w:val="en-NZ"/>
        </w:rPr>
        <w:br/>
      </w:r>
      <w:r w:rsidR="00961360" w:rsidRPr="006C09F3">
        <w:rPr>
          <w:lang w:val="en-NZ"/>
        </w:rPr>
        <w:t>...</w:t>
      </w:r>
    </w:p>
    <w:p w14:paraId="3A6D00B1" w14:textId="02C0476B" w:rsidR="00A06DC7" w:rsidRPr="006C09F3" w:rsidRDefault="00A06DC7" w:rsidP="007519A9">
      <w:pPr>
        <w:rPr>
          <w:b/>
          <w:bCs/>
          <w:lang w:val="en-NZ"/>
        </w:rPr>
      </w:pPr>
    </w:p>
    <w:p w14:paraId="25808CE5" w14:textId="0ABE75FA" w:rsidR="00A06DC7" w:rsidRPr="006C09F3" w:rsidRDefault="00A06DC7" w:rsidP="00961360">
      <w:pPr>
        <w:pStyle w:val="Heading3"/>
        <w:rPr>
          <w:lang w:val="en-NZ"/>
        </w:rPr>
      </w:pPr>
      <w:r w:rsidRPr="006C09F3">
        <w:rPr>
          <w:lang w:val="en-NZ"/>
        </w:rPr>
        <w:t>Purpose:</w:t>
      </w:r>
    </w:p>
    <w:p w14:paraId="47C0ACDF" w14:textId="10A5B108" w:rsidR="00A06DC7" w:rsidRPr="006C09F3" w:rsidRDefault="00961360" w:rsidP="00961360">
      <w:pPr>
        <w:rPr>
          <w:lang w:val="en-NZ"/>
        </w:rPr>
      </w:pPr>
      <w:r w:rsidRPr="006C09F3">
        <w:rPr>
          <w:lang w:val="en-NZ"/>
        </w:rPr>
        <w:t>...</w:t>
      </w:r>
    </w:p>
    <w:p w14:paraId="743D667E" w14:textId="7291D766" w:rsidR="00A06DC7" w:rsidRPr="006C09F3" w:rsidRDefault="00A06DC7" w:rsidP="00961360">
      <w:pPr>
        <w:rPr>
          <w:lang w:val="en-NZ"/>
        </w:rPr>
      </w:pPr>
    </w:p>
    <w:p w14:paraId="0E06D505" w14:textId="3726CAB4" w:rsidR="00D52A06" w:rsidRPr="006C09F3" w:rsidRDefault="00D52A06" w:rsidP="00961360">
      <w:pPr>
        <w:rPr>
          <w:sz w:val="26"/>
          <w:szCs w:val="26"/>
          <w:u w:val="single"/>
          <w:lang w:val="en-NZ"/>
        </w:rPr>
      </w:pPr>
    </w:p>
    <w:p w14:paraId="663B2378" w14:textId="15DD13B3" w:rsidR="00D52A06" w:rsidRPr="006C09F3" w:rsidRDefault="000F300A" w:rsidP="00961360">
      <w:pPr>
        <w:pStyle w:val="Heading2"/>
        <w:rPr>
          <w:lang w:val="en-NZ"/>
        </w:rPr>
      </w:pPr>
      <w:r w:rsidRPr="006C09F3">
        <w:rPr>
          <w:lang w:val="en-NZ"/>
        </w:rPr>
        <w:t>Conclusion of evaluation</w:t>
      </w:r>
    </w:p>
    <w:p w14:paraId="66B673D8" w14:textId="7C7C1F53" w:rsidR="00832AFE" w:rsidRPr="006C09F3" w:rsidRDefault="00832AFE" w:rsidP="00961360">
      <w:pPr>
        <w:rPr>
          <w:sz w:val="22"/>
          <w:szCs w:val="22"/>
          <w:lang w:val="en-NZ"/>
        </w:rPr>
      </w:pPr>
      <w:r w:rsidRPr="006C09F3">
        <w:rPr>
          <w:color w:val="A6A6A6" w:themeColor="background1" w:themeShade="A6"/>
          <w:sz w:val="22"/>
          <w:szCs w:val="22"/>
          <w:lang w:val="en-NZ"/>
        </w:rPr>
        <w:t>[Make a concluding statement about your overall assessment of the credibility of the source.]</w:t>
      </w:r>
    </w:p>
    <w:p w14:paraId="3E3F0728" w14:textId="0974F3B7" w:rsidR="00D52A06" w:rsidRPr="006C09F3" w:rsidRDefault="00961360" w:rsidP="00961360">
      <w:pPr>
        <w:rPr>
          <w:lang w:val="en-NZ"/>
        </w:rPr>
      </w:pPr>
      <w:r w:rsidRPr="006C09F3">
        <w:rPr>
          <w:lang w:val="en-NZ"/>
        </w:rPr>
        <w:t>...</w:t>
      </w:r>
    </w:p>
    <w:p w14:paraId="16FEC480" w14:textId="77777777" w:rsidR="00D52A06" w:rsidRPr="006C09F3" w:rsidRDefault="00D52A06" w:rsidP="00961360">
      <w:pPr>
        <w:rPr>
          <w:lang w:val="en-NZ"/>
        </w:rPr>
      </w:pPr>
    </w:p>
    <w:p w14:paraId="2BA6A9C2" w14:textId="77777777" w:rsidR="00D52A06" w:rsidRPr="006C09F3" w:rsidRDefault="00D52A06" w:rsidP="00961360">
      <w:pPr>
        <w:rPr>
          <w:b/>
          <w:bCs/>
          <w:u w:val="single"/>
          <w:lang w:val="en-NZ"/>
        </w:rPr>
      </w:pPr>
    </w:p>
    <w:p w14:paraId="5A8BE923" w14:textId="447BB7DC" w:rsidR="00D52A06" w:rsidRPr="006C09F3" w:rsidRDefault="00D52A06" w:rsidP="00961360">
      <w:pPr>
        <w:rPr>
          <w:b/>
          <w:bCs/>
          <w:u w:val="single"/>
          <w:lang w:val="en-NZ"/>
        </w:rPr>
      </w:pPr>
    </w:p>
    <w:p w14:paraId="59494C16" w14:textId="77963CBE" w:rsidR="00D52A06" w:rsidRPr="006C09F3" w:rsidRDefault="006E520C" w:rsidP="00961360">
      <w:pPr>
        <w:pStyle w:val="Heading2"/>
        <w:rPr>
          <w:lang w:val="en-NZ"/>
        </w:rPr>
      </w:pPr>
      <w:r w:rsidRPr="006C09F3">
        <w:rPr>
          <w:lang w:val="en-NZ"/>
        </w:rPr>
        <w:t>Reference for</w:t>
      </w:r>
      <w:r w:rsidR="00D52A06" w:rsidRPr="006C09F3">
        <w:rPr>
          <w:lang w:val="en-NZ"/>
        </w:rPr>
        <w:t xml:space="preserve"> source in APA format</w:t>
      </w:r>
    </w:p>
    <w:p w14:paraId="3B49BC11" w14:textId="36F4350C" w:rsidR="00832AFE" w:rsidRPr="006C09F3" w:rsidRDefault="00832AFE" w:rsidP="00961360">
      <w:pPr>
        <w:rPr>
          <w:sz w:val="22"/>
          <w:szCs w:val="22"/>
          <w:lang w:val="en-NZ"/>
        </w:rPr>
      </w:pPr>
      <w:r w:rsidRPr="006C09F3">
        <w:rPr>
          <w:color w:val="A6A6A6" w:themeColor="background1" w:themeShade="A6"/>
          <w:sz w:val="22"/>
          <w:szCs w:val="22"/>
          <w:lang w:val="en-NZ"/>
        </w:rPr>
        <w:t xml:space="preserve">[Provide a </w:t>
      </w:r>
      <w:r w:rsidR="006E520C" w:rsidRPr="006C09F3">
        <w:rPr>
          <w:color w:val="A6A6A6" w:themeColor="background1" w:themeShade="A6"/>
          <w:sz w:val="22"/>
          <w:szCs w:val="22"/>
          <w:lang w:val="en-NZ"/>
        </w:rPr>
        <w:t xml:space="preserve">full </w:t>
      </w:r>
      <w:r w:rsidRPr="006C09F3">
        <w:rPr>
          <w:color w:val="A6A6A6" w:themeColor="background1" w:themeShade="A6"/>
          <w:sz w:val="22"/>
          <w:szCs w:val="22"/>
          <w:lang w:val="en-NZ"/>
        </w:rPr>
        <w:t>reference for your chosen source in APA 7 format</w:t>
      </w:r>
      <w:r w:rsidR="00156E34" w:rsidRPr="006C09F3">
        <w:rPr>
          <w:color w:val="A6A6A6" w:themeColor="background1" w:themeShade="A6"/>
          <w:sz w:val="22"/>
          <w:szCs w:val="22"/>
          <w:lang w:val="en-NZ"/>
        </w:rPr>
        <w:t xml:space="preserve">. Remember, </w:t>
      </w:r>
      <w:r w:rsidR="006E520C" w:rsidRPr="006C09F3">
        <w:rPr>
          <w:color w:val="A6A6A6" w:themeColor="background1" w:themeShade="A6"/>
          <w:sz w:val="22"/>
          <w:szCs w:val="22"/>
          <w:lang w:val="en-NZ"/>
        </w:rPr>
        <w:t xml:space="preserve">go to the </w:t>
      </w:r>
      <w:hyperlink r:id="rId4" w:history="1">
        <w:r w:rsidR="006E520C" w:rsidRPr="006C09F3">
          <w:rPr>
            <w:rStyle w:val="Hyperlink"/>
            <w:sz w:val="22"/>
            <w:szCs w:val="22"/>
            <w:lang w:val="en-NZ"/>
          </w:rPr>
          <w:t>APA 7 interactive</w:t>
        </w:r>
      </w:hyperlink>
      <w:r w:rsidR="006E520C" w:rsidRPr="006C09F3">
        <w:rPr>
          <w:color w:val="A6A6A6" w:themeColor="background1" w:themeShade="A6"/>
          <w:sz w:val="22"/>
          <w:szCs w:val="22"/>
          <w:lang w:val="en-NZ"/>
        </w:rPr>
        <w:t xml:space="preserve"> </w:t>
      </w:r>
      <w:r w:rsidR="00156E34" w:rsidRPr="006C09F3">
        <w:rPr>
          <w:color w:val="A6A6A6" w:themeColor="background1" w:themeShade="A6"/>
          <w:sz w:val="22"/>
          <w:szCs w:val="22"/>
          <w:lang w:val="en-NZ"/>
        </w:rPr>
        <w:t>website if you are unsure about the correct format for your source</w:t>
      </w:r>
      <w:r w:rsidRPr="006C09F3">
        <w:rPr>
          <w:color w:val="A6A6A6" w:themeColor="background1" w:themeShade="A6"/>
          <w:sz w:val="22"/>
          <w:szCs w:val="22"/>
          <w:lang w:val="en-NZ"/>
        </w:rPr>
        <w:t>.]</w:t>
      </w:r>
    </w:p>
    <w:p w14:paraId="4FA0D8DC" w14:textId="17326596" w:rsidR="00961360" w:rsidRPr="006C09F3" w:rsidRDefault="00961360" w:rsidP="00961360">
      <w:pPr>
        <w:rPr>
          <w:lang w:val="en-NZ"/>
        </w:rPr>
      </w:pPr>
      <w:r w:rsidRPr="006C09F3">
        <w:rPr>
          <w:lang w:val="en-NZ"/>
        </w:rPr>
        <w:t>...</w:t>
      </w:r>
    </w:p>
    <w:p w14:paraId="036FEC4F" w14:textId="77C94ABE" w:rsidR="007046B3" w:rsidRPr="006C09F3" w:rsidRDefault="007046B3" w:rsidP="00961360">
      <w:pPr>
        <w:rPr>
          <w:lang w:val="en-NZ"/>
        </w:rPr>
      </w:pPr>
    </w:p>
    <w:p w14:paraId="00455623" w14:textId="7F061A9C" w:rsidR="007046B3" w:rsidRPr="006C09F3" w:rsidRDefault="007046B3" w:rsidP="00961360">
      <w:pPr>
        <w:rPr>
          <w:lang w:val="en-NZ"/>
        </w:rPr>
      </w:pPr>
    </w:p>
    <w:p w14:paraId="2837BEB9" w14:textId="53C18437" w:rsidR="007046B3" w:rsidRPr="006C09F3" w:rsidDel="00EC0508" w:rsidRDefault="007046B3">
      <w:pPr>
        <w:rPr>
          <w:del w:id="0" w:author="Simon Hills" w:date="2022-08-04T09:59:00Z"/>
          <w:lang w:val="en-NZ"/>
        </w:rPr>
      </w:pPr>
      <w:del w:id="1" w:author="Simon Hills" w:date="2022-08-04T09:59:00Z">
        <w:r w:rsidRPr="006C09F3" w:rsidDel="00EC0508">
          <w:rPr>
            <w:lang w:val="en-NZ"/>
          </w:rPr>
          <w:br w:type="page"/>
        </w:r>
      </w:del>
    </w:p>
    <w:p w14:paraId="3490E742" w14:textId="42010695" w:rsidR="00BB05D2" w:rsidRPr="00BB05D2" w:rsidRDefault="00BB05D2" w:rsidP="00BB05D2">
      <w:pPr>
        <w:spacing w:after="160" w:line="259" w:lineRule="auto"/>
        <w:rPr>
          <w:rFonts w:ascii="Calibri" w:eastAsia="Calibri" w:hAnsi="Calibri" w:cs="Times New Roman"/>
          <w:b/>
          <w:bCs/>
          <w:sz w:val="28"/>
          <w:szCs w:val="28"/>
          <w:lang w:val="en-NZ"/>
        </w:rPr>
      </w:pPr>
      <w:r w:rsidRPr="00BB05D2">
        <w:rPr>
          <w:rFonts w:ascii="Calibri" w:eastAsia="Calibri" w:hAnsi="Calibri" w:cs="Times New Roman"/>
          <w:b/>
          <w:bCs/>
          <w:sz w:val="28"/>
          <w:szCs w:val="28"/>
          <w:lang w:val="en-NZ"/>
        </w:rPr>
        <w:lastRenderedPageBreak/>
        <w:t>Assignment 1 – self assessment check list. Mark your self-assessment for each achievement criteria with an x in the highlighted table cell.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802"/>
        <w:gridCol w:w="1802"/>
        <w:gridCol w:w="1802"/>
        <w:gridCol w:w="1801"/>
        <w:gridCol w:w="1803"/>
      </w:tblGrid>
      <w:tr w:rsidR="00BB05D2" w:rsidRPr="00BB05D2" w14:paraId="7C74B9ED" w14:textId="77777777" w:rsidTr="003D3814">
        <w:trPr>
          <w:jc w:val="center"/>
        </w:trPr>
        <w:tc>
          <w:tcPr>
            <w:tcW w:w="1803" w:type="dxa"/>
          </w:tcPr>
          <w:p w14:paraId="3604A84B" w14:textId="77777777" w:rsidR="00BB05D2" w:rsidRPr="00BB05D2" w:rsidRDefault="00BB05D2" w:rsidP="00BB05D2">
            <w:pPr>
              <w:rPr>
                <w:rFonts w:ascii="Calibri" w:eastAsia="Calibri" w:hAnsi="Calibri" w:cs="Times New Roman"/>
                <w:b/>
                <w:bCs/>
              </w:rPr>
            </w:pPr>
            <w:r w:rsidRPr="00BB05D2">
              <w:rPr>
                <w:rFonts w:ascii="Calibri" w:eastAsia="Calibri" w:hAnsi="Calibri" w:cs="Times New Roman"/>
                <w:b/>
                <w:bCs/>
              </w:rPr>
              <w:t>Achievement criteria</w:t>
            </w:r>
          </w:p>
        </w:tc>
        <w:tc>
          <w:tcPr>
            <w:tcW w:w="1803" w:type="dxa"/>
          </w:tcPr>
          <w:p w14:paraId="6BB90C80" w14:textId="77777777" w:rsidR="00BB05D2" w:rsidRPr="00BB05D2" w:rsidRDefault="00BB05D2" w:rsidP="00BB05D2">
            <w:pPr>
              <w:rPr>
                <w:rFonts w:ascii="Calibri" w:eastAsia="Calibri" w:hAnsi="Calibri" w:cs="Times New Roman"/>
                <w:b/>
                <w:bCs/>
              </w:rPr>
            </w:pPr>
            <w:r w:rsidRPr="00BB05D2">
              <w:rPr>
                <w:rFonts w:ascii="Calibri" w:eastAsia="Calibri" w:hAnsi="Calibri" w:cs="Times New Roman"/>
                <w:b/>
                <w:bCs/>
              </w:rPr>
              <w:t>D</w:t>
            </w:r>
          </w:p>
        </w:tc>
        <w:tc>
          <w:tcPr>
            <w:tcW w:w="1803" w:type="dxa"/>
          </w:tcPr>
          <w:p w14:paraId="352180BD" w14:textId="77777777" w:rsidR="00BB05D2" w:rsidRPr="00BB05D2" w:rsidRDefault="00BB05D2" w:rsidP="00BB05D2">
            <w:pPr>
              <w:rPr>
                <w:rFonts w:ascii="Calibri" w:eastAsia="Calibri" w:hAnsi="Calibri" w:cs="Times New Roman"/>
                <w:b/>
                <w:bCs/>
              </w:rPr>
            </w:pPr>
            <w:r w:rsidRPr="00BB05D2">
              <w:rPr>
                <w:rFonts w:ascii="Calibri" w:eastAsia="Calibri" w:hAnsi="Calibri" w:cs="Times New Roman"/>
                <w:b/>
                <w:bCs/>
              </w:rPr>
              <w:t>C</w:t>
            </w:r>
          </w:p>
        </w:tc>
        <w:tc>
          <w:tcPr>
            <w:tcW w:w="1803" w:type="dxa"/>
          </w:tcPr>
          <w:p w14:paraId="61549E69" w14:textId="77777777" w:rsidR="00BB05D2" w:rsidRPr="00BB05D2" w:rsidRDefault="00BB05D2" w:rsidP="00BB05D2">
            <w:pPr>
              <w:rPr>
                <w:rFonts w:ascii="Calibri" w:eastAsia="Calibri" w:hAnsi="Calibri" w:cs="Times New Roman"/>
                <w:b/>
                <w:bCs/>
              </w:rPr>
            </w:pPr>
            <w:r w:rsidRPr="00BB05D2">
              <w:rPr>
                <w:rFonts w:ascii="Calibri" w:eastAsia="Calibri" w:hAnsi="Calibri" w:cs="Times New Roman"/>
                <w:b/>
                <w:bCs/>
              </w:rPr>
              <w:t>B</w:t>
            </w:r>
          </w:p>
        </w:tc>
        <w:tc>
          <w:tcPr>
            <w:tcW w:w="1804" w:type="dxa"/>
          </w:tcPr>
          <w:p w14:paraId="064E147D" w14:textId="77777777" w:rsidR="00BB05D2" w:rsidRPr="00BB05D2" w:rsidRDefault="00BB05D2" w:rsidP="00BB05D2">
            <w:pPr>
              <w:rPr>
                <w:rFonts w:ascii="Calibri" w:eastAsia="Calibri" w:hAnsi="Calibri" w:cs="Times New Roman"/>
                <w:b/>
                <w:bCs/>
              </w:rPr>
            </w:pPr>
            <w:r w:rsidRPr="00BB05D2">
              <w:rPr>
                <w:rFonts w:ascii="Calibri" w:eastAsia="Calibri" w:hAnsi="Calibri" w:cs="Times New Roman"/>
                <w:b/>
                <w:bCs/>
              </w:rPr>
              <w:t>A</w:t>
            </w:r>
          </w:p>
        </w:tc>
      </w:tr>
      <w:tr w:rsidR="00BB05D2" w:rsidRPr="00BB05D2" w14:paraId="4A662E2E" w14:textId="77777777" w:rsidTr="003D3814">
        <w:trPr>
          <w:jc w:val="center"/>
        </w:trPr>
        <w:tc>
          <w:tcPr>
            <w:tcW w:w="1803" w:type="dxa"/>
            <w:vMerge w:val="restart"/>
          </w:tcPr>
          <w:p w14:paraId="250DB3FB" w14:textId="77777777" w:rsidR="00BB05D2" w:rsidRPr="00BB05D2" w:rsidRDefault="00BB05D2" w:rsidP="00BB05D2">
            <w:pPr>
              <w:rPr>
                <w:rFonts w:ascii="Calibri" w:eastAsia="Calibri" w:hAnsi="Calibri" w:cs="Times New Roman"/>
                <w:b/>
                <w:bCs/>
              </w:rPr>
            </w:pPr>
            <w:r w:rsidRPr="00BB05D2">
              <w:rPr>
                <w:rFonts w:ascii="Calibri" w:eastAsia="Calibri" w:hAnsi="Calibri" w:cs="Times New Roman"/>
                <w:b/>
                <w:bCs/>
              </w:rPr>
              <w:t>1.1.1 – Critically evaluate information using the CRAAP framework</w:t>
            </w:r>
          </w:p>
        </w:tc>
        <w:tc>
          <w:tcPr>
            <w:tcW w:w="1803" w:type="dxa"/>
          </w:tcPr>
          <w:p w14:paraId="19BE79D4" w14:textId="77777777" w:rsidR="00BB05D2" w:rsidRPr="00BB05D2" w:rsidRDefault="00BB05D2" w:rsidP="00BB05D2">
            <w:pPr>
              <w:rPr>
                <w:rFonts w:ascii="Calibri" w:eastAsia="Calibri" w:hAnsi="Calibri" w:cs="Times New Roman"/>
              </w:rPr>
            </w:pPr>
            <w:r w:rsidRPr="00BB05D2">
              <w:rPr>
                <w:rFonts w:ascii="Calibri" w:eastAsia="Calibri" w:hAnsi="Calibri" w:cs="Times New Roman"/>
              </w:rPr>
              <w:t>Elements of framework missing</w:t>
            </w:r>
          </w:p>
        </w:tc>
        <w:tc>
          <w:tcPr>
            <w:tcW w:w="1803" w:type="dxa"/>
          </w:tcPr>
          <w:p w14:paraId="3B548518" w14:textId="77777777" w:rsidR="00BB05D2" w:rsidRPr="00BB05D2" w:rsidRDefault="00BB05D2" w:rsidP="00BB05D2">
            <w:pPr>
              <w:rPr>
                <w:rFonts w:ascii="Calibri" w:eastAsia="Calibri" w:hAnsi="Calibri" w:cs="Times New Roman"/>
              </w:rPr>
            </w:pPr>
            <w:r w:rsidRPr="00BB05D2">
              <w:rPr>
                <w:rFonts w:ascii="Calibri" w:eastAsia="Calibri" w:hAnsi="Calibri" w:cs="Times New Roman"/>
              </w:rPr>
              <w:t>All elements of framework addressed</w:t>
            </w:r>
          </w:p>
          <w:p w14:paraId="3482C3B5" w14:textId="77777777" w:rsidR="00BB05D2" w:rsidRPr="00BB05D2" w:rsidRDefault="00BB05D2" w:rsidP="00BB05D2">
            <w:pPr>
              <w:rPr>
                <w:rFonts w:ascii="Calibri" w:eastAsia="Calibri" w:hAnsi="Calibri" w:cs="Times New Roman"/>
              </w:rPr>
            </w:pPr>
            <w:r w:rsidRPr="00BB05D2">
              <w:rPr>
                <w:rFonts w:ascii="Calibri" w:eastAsia="Calibri" w:hAnsi="Calibri" w:cs="Times New Roman"/>
              </w:rPr>
              <w:t>BUT</w:t>
            </w:r>
          </w:p>
          <w:p w14:paraId="179AD65D" w14:textId="77777777" w:rsidR="00BB05D2" w:rsidRPr="00BB05D2" w:rsidRDefault="00BB05D2" w:rsidP="00BB05D2">
            <w:pPr>
              <w:rPr>
                <w:rFonts w:ascii="Calibri" w:eastAsia="Calibri" w:hAnsi="Calibri" w:cs="Times New Roman"/>
              </w:rPr>
            </w:pPr>
            <w:r w:rsidRPr="00BB05D2">
              <w:rPr>
                <w:rFonts w:ascii="Calibri" w:eastAsia="Calibri" w:hAnsi="Calibri" w:cs="Times New Roman"/>
              </w:rPr>
              <w:t>does not identify why aspects may be problematic</w:t>
            </w:r>
          </w:p>
        </w:tc>
        <w:tc>
          <w:tcPr>
            <w:tcW w:w="1803" w:type="dxa"/>
          </w:tcPr>
          <w:p w14:paraId="2A1E7EEF" w14:textId="77777777" w:rsidR="00BB05D2" w:rsidRPr="00BB05D2" w:rsidRDefault="00BB05D2" w:rsidP="00BB05D2">
            <w:pPr>
              <w:rPr>
                <w:rFonts w:ascii="Calibri" w:eastAsia="Calibri" w:hAnsi="Calibri" w:cs="Times New Roman"/>
              </w:rPr>
            </w:pPr>
            <w:r w:rsidRPr="00BB05D2">
              <w:rPr>
                <w:rFonts w:ascii="Calibri" w:eastAsia="Calibri" w:hAnsi="Calibri" w:cs="Times New Roman"/>
              </w:rPr>
              <w:t>All elements of framework addressed in a way that clearly identifies why/how criteria are credible or not</w:t>
            </w:r>
          </w:p>
        </w:tc>
        <w:tc>
          <w:tcPr>
            <w:tcW w:w="1804" w:type="dxa"/>
          </w:tcPr>
          <w:p w14:paraId="6EF865CC" w14:textId="77777777" w:rsidR="00BB05D2" w:rsidRPr="00BB05D2" w:rsidRDefault="00BB05D2" w:rsidP="00BB05D2">
            <w:pPr>
              <w:rPr>
                <w:rFonts w:ascii="Calibri" w:eastAsia="Calibri" w:hAnsi="Calibri" w:cs="Times New Roman"/>
              </w:rPr>
            </w:pPr>
            <w:r w:rsidRPr="00BB05D2">
              <w:rPr>
                <w:rFonts w:ascii="Calibri" w:eastAsia="Calibri" w:hAnsi="Calibri" w:cs="Times New Roman"/>
              </w:rPr>
              <w:t>All elements of framework fully addressed in a way that integrates the different parts of the framework, identifying embedded or implicit issues and addressing their relationships to each other</w:t>
            </w:r>
          </w:p>
        </w:tc>
      </w:tr>
      <w:tr w:rsidR="00BB05D2" w:rsidRPr="006C09F3" w14:paraId="729B3268" w14:textId="77777777" w:rsidTr="00BB05D2">
        <w:trPr>
          <w:jc w:val="center"/>
        </w:trPr>
        <w:tc>
          <w:tcPr>
            <w:tcW w:w="1803" w:type="dxa"/>
            <w:vMerge/>
          </w:tcPr>
          <w:p w14:paraId="4D068A47" w14:textId="77777777" w:rsidR="00BB05D2" w:rsidRPr="00BB05D2" w:rsidRDefault="00BB05D2" w:rsidP="00BB05D2">
            <w:pPr>
              <w:rPr>
                <w:rFonts w:ascii="Calibri" w:eastAsia="Calibri" w:hAnsi="Calibri" w:cs="Times New Roman"/>
                <w:b/>
                <w:bCs/>
              </w:rPr>
            </w:pPr>
          </w:p>
        </w:tc>
        <w:tc>
          <w:tcPr>
            <w:tcW w:w="1803" w:type="dxa"/>
            <w:shd w:val="clear" w:color="auto" w:fill="FFC000"/>
          </w:tcPr>
          <w:p w14:paraId="0EF3B165" w14:textId="77777777" w:rsidR="00BB05D2" w:rsidRPr="00BB05D2" w:rsidRDefault="00BB05D2" w:rsidP="00BB05D2">
            <w:pPr>
              <w:jc w:val="center"/>
              <w:rPr>
                <w:rFonts w:ascii="Calibri" w:eastAsia="Calibri" w:hAnsi="Calibri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03" w:type="dxa"/>
            <w:shd w:val="clear" w:color="auto" w:fill="FFC000"/>
          </w:tcPr>
          <w:p w14:paraId="35E91CE0" w14:textId="77777777" w:rsidR="00BB05D2" w:rsidRPr="00BB05D2" w:rsidRDefault="00BB05D2" w:rsidP="00BB05D2">
            <w:pPr>
              <w:jc w:val="center"/>
              <w:rPr>
                <w:rFonts w:ascii="Calibri" w:eastAsia="Calibri" w:hAnsi="Calibri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03" w:type="dxa"/>
            <w:shd w:val="clear" w:color="auto" w:fill="FFC000"/>
          </w:tcPr>
          <w:p w14:paraId="4B058528" w14:textId="77777777" w:rsidR="00BB05D2" w:rsidRPr="00BB05D2" w:rsidRDefault="00BB05D2" w:rsidP="00BB05D2">
            <w:pPr>
              <w:jc w:val="center"/>
              <w:rPr>
                <w:rFonts w:ascii="Calibri" w:eastAsia="Calibri" w:hAnsi="Calibri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04" w:type="dxa"/>
            <w:shd w:val="clear" w:color="auto" w:fill="FFC000"/>
          </w:tcPr>
          <w:p w14:paraId="2DD229D2" w14:textId="77777777" w:rsidR="00BB05D2" w:rsidRPr="00BB05D2" w:rsidRDefault="00BB05D2" w:rsidP="00BB05D2">
            <w:pPr>
              <w:jc w:val="center"/>
              <w:rPr>
                <w:rFonts w:ascii="Calibri" w:eastAsia="Calibri" w:hAnsi="Calibri" w:cs="Times New Roman"/>
                <w:b/>
                <w:bCs/>
                <w:sz w:val="28"/>
                <w:szCs w:val="28"/>
              </w:rPr>
            </w:pPr>
          </w:p>
        </w:tc>
      </w:tr>
      <w:tr w:rsidR="00BB05D2" w:rsidRPr="00BB05D2" w14:paraId="1F5406F2" w14:textId="77777777" w:rsidTr="003D3814">
        <w:trPr>
          <w:jc w:val="center"/>
        </w:trPr>
        <w:tc>
          <w:tcPr>
            <w:tcW w:w="1803" w:type="dxa"/>
            <w:vMerge w:val="restart"/>
          </w:tcPr>
          <w:p w14:paraId="46E9A6CF" w14:textId="77777777" w:rsidR="00BB05D2" w:rsidRPr="00BB05D2" w:rsidRDefault="00BB05D2" w:rsidP="00BB05D2">
            <w:pPr>
              <w:rPr>
                <w:rFonts w:ascii="Calibri" w:eastAsia="Calibri" w:hAnsi="Calibri" w:cs="Times New Roman"/>
                <w:b/>
                <w:bCs/>
              </w:rPr>
            </w:pPr>
            <w:r w:rsidRPr="00BB05D2">
              <w:rPr>
                <w:rFonts w:ascii="Calibri" w:eastAsia="Calibri" w:hAnsi="Calibri" w:cs="Times New Roman"/>
                <w:b/>
                <w:bCs/>
              </w:rPr>
              <w:t>Summarise a source of information in your own words</w:t>
            </w:r>
          </w:p>
        </w:tc>
        <w:tc>
          <w:tcPr>
            <w:tcW w:w="1803" w:type="dxa"/>
          </w:tcPr>
          <w:p w14:paraId="0CB123C0" w14:textId="77777777" w:rsidR="00BB05D2" w:rsidRPr="00BB05D2" w:rsidRDefault="00BB05D2" w:rsidP="00BB05D2">
            <w:pPr>
              <w:rPr>
                <w:rFonts w:ascii="Calibri" w:eastAsia="Calibri" w:hAnsi="Calibri" w:cs="Times New Roman"/>
              </w:rPr>
            </w:pPr>
            <w:proofErr w:type="spellStart"/>
            <w:r w:rsidRPr="00BB05D2">
              <w:rPr>
                <w:rFonts w:ascii="Calibri" w:eastAsia="Calibri" w:hAnsi="Calibri" w:cs="Times New Roman"/>
              </w:rPr>
              <w:t>Missess</w:t>
            </w:r>
            <w:proofErr w:type="spellEnd"/>
            <w:r w:rsidRPr="00BB05D2">
              <w:rPr>
                <w:rFonts w:ascii="Calibri" w:eastAsia="Calibri" w:hAnsi="Calibri" w:cs="Times New Roman"/>
              </w:rPr>
              <w:t xml:space="preserve"> critical points,</w:t>
            </w:r>
          </w:p>
          <w:p w14:paraId="02B53A58" w14:textId="77777777" w:rsidR="00BB05D2" w:rsidRPr="00BB05D2" w:rsidRDefault="00BB05D2" w:rsidP="00BB05D2">
            <w:pPr>
              <w:rPr>
                <w:rFonts w:ascii="Calibri" w:eastAsia="Calibri" w:hAnsi="Calibri" w:cs="Times New Roman"/>
              </w:rPr>
            </w:pPr>
            <w:r w:rsidRPr="00BB05D2">
              <w:rPr>
                <w:rFonts w:ascii="Calibri" w:eastAsia="Calibri" w:hAnsi="Calibri" w:cs="Times New Roman"/>
              </w:rPr>
              <w:t>OR</w:t>
            </w:r>
          </w:p>
          <w:p w14:paraId="7D8C0148" w14:textId="77777777" w:rsidR="00BB05D2" w:rsidRPr="00BB05D2" w:rsidRDefault="00BB05D2" w:rsidP="00BB05D2">
            <w:pPr>
              <w:rPr>
                <w:rFonts w:ascii="Calibri" w:eastAsia="Calibri" w:hAnsi="Calibri" w:cs="Times New Roman"/>
              </w:rPr>
            </w:pPr>
            <w:r w:rsidRPr="00BB05D2">
              <w:rPr>
                <w:rFonts w:ascii="Calibri" w:eastAsia="Calibri" w:hAnsi="Calibri" w:cs="Times New Roman"/>
              </w:rPr>
              <w:t>No restructuring of knowledge,</w:t>
            </w:r>
          </w:p>
          <w:p w14:paraId="7F1A13A7" w14:textId="77777777" w:rsidR="00BB05D2" w:rsidRPr="00BB05D2" w:rsidRDefault="00BB05D2" w:rsidP="00BB05D2">
            <w:pPr>
              <w:rPr>
                <w:rFonts w:ascii="Calibri" w:eastAsia="Calibri" w:hAnsi="Calibri" w:cs="Times New Roman"/>
              </w:rPr>
            </w:pPr>
            <w:r w:rsidRPr="00BB05D2">
              <w:rPr>
                <w:rFonts w:ascii="Calibri" w:eastAsia="Calibri" w:hAnsi="Calibri" w:cs="Times New Roman"/>
              </w:rPr>
              <w:t>OR</w:t>
            </w:r>
          </w:p>
          <w:p w14:paraId="2670DF30" w14:textId="77777777" w:rsidR="00BB05D2" w:rsidRPr="00BB05D2" w:rsidRDefault="00BB05D2" w:rsidP="00BB05D2">
            <w:pPr>
              <w:rPr>
                <w:rFonts w:ascii="Calibri" w:eastAsia="Calibri" w:hAnsi="Calibri" w:cs="Times New Roman"/>
              </w:rPr>
            </w:pPr>
            <w:r w:rsidRPr="00BB05D2">
              <w:rPr>
                <w:rFonts w:ascii="Calibri" w:eastAsia="Calibri" w:hAnsi="Calibri" w:cs="Times New Roman"/>
              </w:rPr>
              <w:t>Inclusion of irrelevant information,</w:t>
            </w:r>
          </w:p>
          <w:p w14:paraId="532EEF1B" w14:textId="77777777" w:rsidR="00BB05D2" w:rsidRPr="00BB05D2" w:rsidRDefault="00BB05D2" w:rsidP="00BB05D2">
            <w:pPr>
              <w:rPr>
                <w:rFonts w:ascii="Calibri" w:eastAsia="Calibri" w:hAnsi="Calibri" w:cs="Times New Roman"/>
              </w:rPr>
            </w:pPr>
            <w:r w:rsidRPr="00BB05D2">
              <w:rPr>
                <w:rFonts w:ascii="Calibri" w:eastAsia="Calibri" w:hAnsi="Calibri" w:cs="Times New Roman"/>
              </w:rPr>
              <w:t>OR</w:t>
            </w:r>
          </w:p>
          <w:p w14:paraId="4A97C144" w14:textId="77777777" w:rsidR="00BB05D2" w:rsidRPr="00BB05D2" w:rsidRDefault="00BB05D2" w:rsidP="00BB05D2">
            <w:pPr>
              <w:rPr>
                <w:rFonts w:ascii="Calibri" w:eastAsia="Calibri" w:hAnsi="Calibri" w:cs="Times New Roman"/>
              </w:rPr>
            </w:pPr>
            <w:r w:rsidRPr="00BB05D2">
              <w:rPr>
                <w:rFonts w:ascii="Calibri" w:eastAsia="Calibri" w:hAnsi="Calibri" w:cs="Times New Roman"/>
              </w:rPr>
              <w:t>Inaccurate restructuring</w:t>
            </w:r>
          </w:p>
        </w:tc>
        <w:tc>
          <w:tcPr>
            <w:tcW w:w="1803" w:type="dxa"/>
          </w:tcPr>
          <w:p w14:paraId="3ADE1B1B" w14:textId="77777777" w:rsidR="00BB05D2" w:rsidRPr="00BB05D2" w:rsidRDefault="00BB05D2" w:rsidP="00BB05D2">
            <w:pPr>
              <w:rPr>
                <w:rFonts w:ascii="Calibri" w:eastAsia="Calibri" w:hAnsi="Calibri" w:cs="Times New Roman"/>
              </w:rPr>
            </w:pPr>
            <w:r w:rsidRPr="00BB05D2">
              <w:rPr>
                <w:rFonts w:ascii="Calibri" w:eastAsia="Calibri" w:hAnsi="Calibri" w:cs="Times New Roman"/>
              </w:rPr>
              <w:t>Captures most of the main points with attempt at restructuring,</w:t>
            </w:r>
          </w:p>
          <w:p w14:paraId="75C2A6A2" w14:textId="77777777" w:rsidR="00BB05D2" w:rsidRPr="00BB05D2" w:rsidRDefault="00BB05D2" w:rsidP="00BB05D2">
            <w:pPr>
              <w:rPr>
                <w:rFonts w:ascii="Calibri" w:eastAsia="Calibri" w:hAnsi="Calibri" w:cs="Times New Roman"/>
              </w:rPr>
            </w:pPr>
            <w:r w:rsidRPr="00BB05D2">
              <w:rPr>
                <w:rFonts w:ascii="Calibri" w:eastAsia="Calibri" w:hAnsi="Calibri" w:cs="Times New Roman"/>
              </w:rPr>
              <w:t>OR</w:t>
            </w:r>
          </w:p>
          <w:p w14:paraId="477F8E29" w14:textId="77777777" w:rsidR="00BB05D2" w:rsidRPr="00BB05D2" w:rsidRDefault="00BB05D2" w:rsidP="00BB05D2">
            <w:pPr>
              <w:rPr>
                <w:rFonts w:ascii="Calibri" w:eastAsia="Calibri" w:hAnsi="Calibri" w:cs="Times New Roman"/>
              </w:rPr>
            </w:pPr>
            <w:r w:rsidRPr="00BB05D2">
              <w:rPr>
                <w:rFonts w:ascii="Calibri" w:eastAsia="Calibri" w:hAnsi="Calibri" w:cs="Times New Roman"/>
              </w:rPr>
              <w:t>Captures all the main points but without substantively restructuring</w:t>
            </w:r>
          </w:p>
        </w:tc>
        <w:tc>
          <w:tcPr>
            <w:tcW w:w="1803" w:type="dxa"/>
          </w:tcPr>
          <w:p w14:paraId="037D97BC" w14:textId="77777777" w:rsidR="00BB05D2" w:rsidRPr="00BB05D2" w:rsidRDefault="00BB05D2" w:rsidP="00BB05D2">
            <w:pPr>
              <w:rPr>
                <w:rFonts w:ascii="Calibri" w:eastAsia="Calibri" w:hAnsi="Calibri" w:cs="Times New Roman"/>
              </w:rPr>
            </w:pPr>
            <w:r w:rsidRPr="00BB05D2">
              <w:rPr>
                <w:rFonts w:ascii="Calibri" w:eastAsia="Calibri" w:hAnsi="Calibri" w:cs="Times New Roman"/>
              </w:rPr>
              <w:t xml:space="preserve">Key concepts are captured with evidence of restructured knowledge – </w:t>
            </w:r>
            <w:proofErr w:type="gramStart"/>
            <w:r w:rsidRPr="00BB05D2">
              <w:rPr>
                <w:rFonts w:ascii="Calibri" w:eastAsia="Calibri" w:hAnsi="Calibri" w:cs="Times New Roman"/>
              </w:rPr>
              <w:t>e.g.</w:t>
            </w:r>
            <w:proofErr w:type="gramEnd"/>
            <w:r w:rsidRPr="00BB05D2">
              <w:rPr>
                <w:rFonts w:ascii="Calibri" w:eastAsia="Calibri" w:hAnsi="Calibri" w:cs="Times New Roman"/>
              </w:rPr>
              <w:t xml:space="preserve"> own words, own structure</w:t>
            </w:r>
          </w:p>
        </w:tc>
        <w:tc>
          <w:tcPr>
            <w:tcW w:w="1804" w:type="dxa"/>
          </w:tcPr>
          <w:p w14:paraId="0432BCCD" w14:textId="77777777" w:rsidR="00BB05D2" w:rsidRPr="00BB05D2" w:rsidRDefault="00BB05D2" w:rsidP="00BB05D2">
            <w:pPr>
              <w:rPr>
                <w:rFonts w:ascii="Calibri" w:eastAsia="Calibri" w:hAnsi="Calibri" w:cs="Times New Roman"/>
              </w:rPr>
            </w:pPr>
            <w:r w:rsidRPr="00BB05D2">
              <w:rPr>
                <w:rFonts w:ascii="Calibri" w:eastAsia="Calibri" w:hAnsi="Calibri" w:cs="Times New Roman"/>
              </w:rPr>
              <w:t>Key concepts are communicated clearly and succinctly</w:t>
            </w:r>
          </w:p>
          <w:p w14:paraId="2981AC1D" w14:textId="77777777" w:rsidR="00BB05D2" w:rsidRPr="00BB05D2" w:rsidRDefault="00BB05D2" w:rsidP="00BB05D2">
            <w:pPr>
              <w:rPr>
                <w:rFonts w:ascii="Calibri" w:eastAsia="Calibri" w:hAnsi="Calibri" w:cs="Times New Roman"/>
              </w:rPr>
            </w:pPr>
            <w:r w:rsidRPr="00BB05D2">
              <w:rPr>
                <w:rFonts w:ascii="Calibri" w:eastAsia="Calibri" w:hAnsi="Calibri" w:cs="Times New Roman"/>
              </w:rPr>
              <w:t>AND</w:t>
            </w:r>
          </w:p>
          <w:p w14:paraId="6EB48B61" w14:textId="77777777" w:rsidR="00BB05D2" w:rsidRPr="00BB05D2" w:rsidRDefault="00BB05D2" w:rsidP="00BB05D2">
            <w:pPr>
              <w:rPr>
                <w:rFonts w:ascii="Calibri" w:eastAsia="Calibri" w:hAnsi="Calibri" w:cs="Times New Roman"/>
              </w:rPr>
            </w:pPr>
            <w:r w:rsidRPr="00BB05D2">
              <w:rPr>
                <w:rFonts w:ascii="Calibri" w:eastAsia="Calibri" w:hAnsi="Calibri" w:cs="Times New Roman"/>
              </w:rPr>
              <w:t>ideas are fully restructured from source materials</w:t>
            </w:r>
          </w:p>
        </w:tc>
      </w:tr>
      <w:tr w:rsidR="00BB05D2" w:rsidRPr="006C09F3" w14:paraId="21F88B81" w14:textId="77777777" w:rsidTr="00BB05D2">
        <w:trPr>
          <w:jc w:val="center"/>
        </w:trPr>
        <w:tc>
          <w:tcPr>
            <w:tcW w:w="1803" w:type="dxa"/>
            <w:vMerge/>
          </w:tcPr>
          <w:p w14:paraId="759B2B62" w14:textId="77777777" w:rsidR="00BB05D2" w:rsidRPr="00BB05D2" w:rsidRDefault="00BB05D2" w:rsidP="00BB05D2">
            <w:pPr>
              <w:rPr>
                <w:rFonts w:ascii="Calibri" w:eastAsia="Calibri" w:hAnsi="Calibri" w:cs="Times New Roman"/>
                <w:b/>
                <w:bCs/>
              </w:rPr>
            </w:pPr>
          </w:p>
        </w:tc>
        <w:tc>
          <w:tcPr>
            <w:tcW w:w="1803" w:type="dxa"/>
            <w:shd w:val="clear" w:color="auto" w:fill="FFC000"/>
          </w:tcPr>
          <w:p w14:paraId="5CDC34A7" w14:textId="77777777" w:rsidR="00BB05D2" w:rsidRPr="00BB05D2" w:rsidRDefault="00BB05D2" w:rsidP="00BB05D2">
            <w:pPr>
              <w:jc w:val="center"/>
              <w:rPr>
                <w:rFonts w:ascii="Calibri" w:eastAsia="Calibri" w:hAnsi="Calibri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03" w:type="dxa"/>
            <w:shd w:val="clear" w:color="auto" w:fill="FFC000"/>
          </w:tcPr>
          <w:p w14:paraId="06DCD3CC" w14:textId="77777777" w:rsidR="00BB05D2" w:rsidRPr="00BB05D2" w:rsidRDefault="00BB05D2" w:rsidP="00BB05D2">
            <w:pPr>
              <w:jc w:val="center"/>
              <w:rPr>
                <w:rFonts w:ascii="Calibri" w:eastAsia="Calibri" w:hAnsi="Calibri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03" w:type="dxa"/>
            <w:shd w:val="clear" w:color="auto" w:fill="FFC000"/>
          </w:tcPr>
          <w:p w14:paraId="60B5E684" w14:textId="77777777" w:rsidR="00BB05D2" w:rsidRPr="00BB05D2" w:rsidRDefault="00BB05D2" w:rsidP="00BB05D2">
            <w:pPr>
              <w:jc w:val="center"/>
              <w:rPr>
                <w:rFonts w:ascii="Calibri" w:eastAsia="Calibri" w:hAnsi="Calibri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04" w:type="dxa"/>
            <w:shd w:val="clear" w:color="auto" w:fill="FFC000"/>
          </w:tcPr>
          <w:p w14:paraId="3D5932A4" w14:textId="77777777" w:rsidR="00BB05D2" w:rsidRPr="00BB05D2" w:rsidRDefault="00BB05D2" w:rsidP="00BB05D2">
            <w:pPr>
              <w:jc w:val="center"/>
              <w:rPr>
                <w:rFonts w:ascii="Calibri" w:eastAsia="Calibri" w:hAnsi="Calibri" w:cs="Times New Roman"/>
                <w:b/>
                <w:bCs/>
                <w:sz w:val="28"/>
                <w:szCs w:val="28"/>
              </w:rPr>
            </w:pPr>
          </w:p>
        </w:tc>
      </w:tr>
      <w:tr w:rsidR="00BB05D2" w:rsidRPr="00BB05D2" w14:paraId="70EDD6B2" w14:textId="77777777" w:rsidTr="003D3814">
        <w:trPr>
          <w:jc w:val="center"/>
        </w:trPr>
        <w:tc>
          <w:tcPr>
            <w:tcW w:w="1803" w:type="dxa"/>
            <w:vMerge w:val="restart"/>
          </w:tcPr>
          <w:p w14:paraId="570CAA1B" w14:textId="77777777" w:rsidR="00BB05D2" w:rsidRPr="00BB05D2" w:rsidRDefault="00BB05D2" w:rsidP="00BB05D2">
            <w:pPr>
              <w:rPr>
                <w:rFonts w:ascii="Calibri" w:eastAsia="Calibri" w:hAnsi="Calibri" w:cs="Times New Roman"/>
                <w:b/>
                <w:bCs/>
              </w:rPr>
            </w:pPr>
            <w:r w:rsidRPr="00BB05D2">
              <w:rPr>
                <w:rFonts w:ascii="Calibri" w:eastAsia="Calibri" w:hAnsi="Calibri" w:cs="Times New Roman"/>
                <w:b/>
                <w:bCs/>
              </w:rPr>
              <w:t>Use evidence appropriately to substantiate ideas</w:t>
            </w:r>
          </w:p>
        </w:tc>
        <w:tc>
          <w:tcPr>
            <w:tcW w:w="1803" w:type="dxa"/>
          </w:tcPr>
          <w:p w14:paraId="1BE6AA46" w14:textId="77777777" w:rsidR="00BB05D2" w:rsidRPr="00BB05D2" w:rsidRDefault="00BB05D2" w:rsidP="00BB05D2">
            <w:pPr>
              <w:rPr>
                <w:rFonts w:ascii="Calibri" w:eastAsia="Calibri" w:hAnsi="Calibri" w:cs="Times New Roman"/>
              </w:rPr>
            </w:pPr>
            <w:r w:rsidRPr="00BB05D2">
              <w:rPr>
                <w:rFonts w:ascii="Calibri" w:eastAsia="Calibri" w:hAnsi="Calibri" w:cs="Times New Roman"/>
              </w:rPr>
              <w:t>No evidence provided to substantiate CRAAP evaluations</w:t>
            </w:r>
          </w:p>
        </w:tc>
        <w:tc>
          <w:tcPr>
            <w:tcW w:w="1803" w:type="dxa"/>
          </w:tcPr>
          <w:p w14:paraId="7B1EF872" w14:textId="77777777" w:rsidR="00BB05D2" w:rsidRPr="00BB05D2" w:rsidRDefault="00BB05D2" w:rsidP="00BB05D2">
            <w:pPr>
              <w:rPr>
                <w:rFonts w:ascii="Calibri" w:eastAsia="Calibri" w:hAnsi="Calibri" w:cs="Times New Roman"/>
              </w:rPr>
            </w:pPr>
            <w:r w:rsidRPr="00BB05D2">
              <w:rPr>
                <w:rFonts w:ascii="Calibri" w:eastAsia="Calibri" w:hAnsi="Calibri" w:cs="Times New Roman"/>
              </w:rPr>
              <w:t>Some evidence provided, but inconsistently across CRAAP criteria</w:t>
            </w:r>
          </w:p>
        </w:tc>
        <w:tc>
          <w:tcPr>
            <w:tcW w:w="1803" w:type="dxa"/>
          </w:tcPr>
          <w:p w14:paraId="6E2E3661" w14:textId="77777777" w:rsidR="00BB05D2" w:rsidRPr="00BB05D2" w:rsidRDefault="00BB05D2" w:rsidP="00BB05D2">
            <w:pPr>
              <w:rPr>
                <w:rFonts w:ascii="Calibri" w:eastAsia="Calibri" w:hAnsi="Calibri" w:cs="Times New Roman"/>
              </w:rPr>
            </w:pPr>
            <w:r w:rsidRPr="00BB05D2">
              <w:rPr>
                <w:rFonts w:ascii="Calibri" w:eastAsia="Calibri" w:hAnsi="Calibri" w:cs="Times New Roman"/>
              </w:rPr>
              <w:t>Evidence provided to support CRAAP evaluations for all criteria</w:t>
            </w:r>
          </w:p>
        </w:tc>
        <w:tc>
          <w:tcPr>
            <w:tcW w:w="1804" w:type="dxa"/>
          </w:tcPr>
          <w:p w14:paraId="7DE928F0" w14:textId="77777777" w:rsidR="00BB05D2" w:rsidRPr="00BB05D2" w:rsidRDefault="00BB05D2" w:rsidP="00BB05D2">
            <w:pPr>
              <w:rPr>
                <w:rFonts w:ascii="Calibri" w:eastAsia="Calibri" w:hAnsi="Calibri" w:cs="Times New Roman"/>
              </w:rPr>
            </w:pPr>
            <w:r w:rsidRPr="00BB05D2">
              <w:rPr>
                <w:rFonts w:ascii="Calibri" w:eastAsia="Calibri" w:hAnsi="Calibri" w:cs="Times New Roman"/>
              </w:rPr>
              <w:t>Evidence provided to support CRAAP evaluations for all criteria</w:t>
            </w:r>
          </w:p>
          <w:p w14:paraId="74D46935" w14:textId="77777777" w:rsidR="00BB05D2" w:rsidRPr="00BB05D2" w:rsidRDefault="00BB05D2" w:rsidP="00BB05D2">
            <w:pPr>
              <w:rPr>
                <w:rFonts w:ascii="Calibri" w:eastAsia="Calibri" w:hAnsi="Calibri" w:cs="Times New Roman"/>
              </w:rPr>
            </w:pPr>
            <w:r w:rsidRPr="00BB05D2">
              <w:rPr>
                <w:rFonts w:ascii="Calibri" w:eastAsia="Calibri" w:hAnsi="Calibri" w:cs="Times New Roman"/>
              </w:rPr>
              <w:t>AND</w:t>
            </w:r>
          </w:p>
          <w:p w14:paraId="13D5175C" w14:textId="77777777" w:rsidR="00BB05D2" w:rsidRPr="00BB05D2" w:rsidRDefault="00BB05D2" w:rsidP="00BB05D2">
            <w:pPr>
              <w:rPr>
                <w:rFonts w:ascii="Calibri" w:eastAsia="Calibri" w:hAnsi="Calibri" w:cs="Times New Roman"/>
              </w:rPr>
            </w:pPr>
            <w:r w:rsidRPr="00BB05D2">
              <w:rPr>
                <w:rFonts w:ascii="Calibri" w:eastAsia="Calibri" w:hAnsi="Calibri" w:cs="Times New Roman"/>
              </w:rPr>
              <w:t>credibility of evidence is considered</w:t>
            </w:r>
          </w:p>
        </w:tc>
      </w:tr>
      <w:tr w:rsidR="00BB05D2" w:rsidRPr="006C09F3" w14:paraId="4437FA40" w14:textId="77777777" w:rsidTr="00BB05D2">
        <w:trPr>
          <w:jc w:val="center"/>
        </w:trPr>
        <w:tc>
          <w:tcPr>
            <w:tcW w:w="1803" w:type="dxa"/>
            <w:vMerge/>
          </w:tcPr>
          <w:p w14:paraId="6F52664B" w14:textId="77777777" w:rsidR="00BB05D2" w:rsidRPr="00BB05D2" w:rsidRDefault="00BB05D2" w:rsidP="00BB05D2">
            <w:pPr>
              <w:rPr>
                <w:rFonts w:ascii="Calibri" w:eastAsia="Calibri" w:hAnsi="Calibri" w:cs="Times New Roman"/>
                <w:b/>
                <w:bCs/>
              </w:rPr>
            </w:pPr>
          </w:p>
        </w:tc>
        <w:tc>
          <w:tcPr>
            <w:tcW w:w="1803" w:type="dxa"/>
            <w:shd w:val="clear" w:color="auto" w:fill="FFC000"/>
          </w:tcPr>
          <w:p w14:paraId="472B405C" w14:textId="77777777" w:rsidR="00BB05D2" w:rsidRPr="00BB05D2" w:rsidRDefault="00BB05D2" w:rsidP="00BB05D2">
            <w:pPr>
              <w:jc w:val="center"/>
              <w:rPr>
                <w:rFonts w:ascii="Calibri" w:eastAsia="Calibri" w:hAnsi="Calibri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03" w:type="dxa"/>
            <w:shd w:val="clear" w:color="auto" w:fill="FFC000"/>
          </w:tcPr>
          <w:p w14:paraId="6150DFAA" w14:textId="77777777" w:rsidR="00BB05D2" w:rsidRPr="00BB05D2" w:rsidRDefault="00BB05D2" w:rsidP="00BB05D2">
            <w:pPr>
              <w:jc w:val="center"/>
              <w:rPr>
                <w:rFonts w:ascii="Calibri" w:eastAsia="Calibri" w:hAnsi="Calibri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03" w:type="dxa"/>
            <w:shd w:val="clear" w:color="auto" w:fill="FFC000"/>
          </w:tcPr>
          <w:p w14:paraId="76A15937" w14:textId="77777777" w:rsidR="00BB05D2" w:rsidRPr="00BB05D2" w:rsidRDefault="00BB05D2" w:rsidP="00BB05D2">
            <w:pPr>
              <w:jc w:val="center"/>
              <w:rPr>
                <w:rFonts w:ascii="Calibri" w:eastAsia="Calibri" w:hAnsi="Calibri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04" w:type="dxa"/>
            <w:shd w:val="clear" w:color="auto" w:fill="FFC000"/>
          </w:tcPr>
          <w:p w14:paraId="26E898BB" w14:textId="77777777" w:rsidR="00BB05D2" w:rsidRPr="00BB05D2" w:rsidRDefault="00BB05D2" w:rsidP="00BB05D2">
            <w:pPr>
              <w:jc w:val="center"/>
              <w:rPr>
                <w:rFonts w:ascii="Calibri" w:eastAsia="Calibri" w:hAnsi="Calibri" w:cs="Times New Roman"/>
                <w:b/>
                <w:bCs/>
                <w:sz w:val="28"/>
                <w:szCs w:val="28"/>
              </w:rPr>
            </w:pPr>
          </w:p>
        </w:tc>
      </w:tr>
      <w:tr w:rsidR="00BB05D2" w:rsidRPr="00BB05D2" w14:paraId="1C8C7DBA" w14:textId="77777777" w:rsidTr="003D3814">
        <w:trPr>
          <w:jc w:val="center"/>
        </w:trPr>
        <w:tc>
          <w:tcPr>
            <w:tcW w:w="1803" w:type="dxa"/>
            <w:vMerge w:val="restart"/>
          </w:tcPr>
          <w:p w14:paraId="32884B8F" w14:textId="77777777" w:rsidR="00BB05D2" w:rsidRPr="00BB05D2" w:rsidRDefault="00BB05D2" w:rsidP="00BB05D2">
            <w:pPr>
              <w:rPr>
                <w:rFonts w:ascii="Calibri" w:eastAsia="Calibri" w:hAnsi="Calibri" w:cs="Times New Roman"/>
                <w:b/>
                <w:bCs/>
              </w:rPr>
            </w:pPr>
            <w:r w:rsidRPr="00BB05D2">
              <w:rPr>
                <w:rFonts w:ascii="Calibri" w:eastAsia="Calibri" w:hAnsi="Calibri" w:cs="Times New Roman"/>
                <w:b/>
                <w:bCs/>
              </w:rPr>
              <w:t>1.2.2 – Use appropriate referencing style</w:t>
            </w:r>
          </w:p>
        </w:tc>
        <w:tc>
          <w:tcPr>
            <w:tcW w:w="1803" w:type="dxa"/>
          </w:tcPr>
          <w:p w14:paraId="31C76C6A" w14:textId="77777777" w:rsidR="00BB05D2" w:rsidRPr="00BB05D2" w:rsidRDefault="00BB05D2" w:rsidP="00BB05D2">
            <w:pPr>
              <w:rPr>
                <w:rFonts w:ascii="Calibri" w:eastAsia="Calibri" w:hAnsi="Calibri" w:cs="Times New Roman"/>
              </w:rPr>
            </w:pPr>
            <w:r w:rsidRPr="00BB05D2">
              <w:rPr>
                <w:rFonts w:ascii="Calibri" w:eastAsia="Calibri" w:hAnsi="Calibri" w:cs="Times New Roman"/>
              </w:rPr>
              <w:t>Sources not referenced</w:t>
            </w:r>
          </w:p>
        </w:tc>
        <w:tc>
          <w:tcPr>
            <w:tcW w:w="1803" w:type="dxa"/>
          </w:tcPr>
          <w:p w14:paraId="4A96F294" w14:textId="77777777" w:rsidR="00BB05D2" w:rsidRPr="00BB05D2" w:rsidRDefault="00BB05D2" w:rsidP="00BB05D2">
            <w:pPr>
              <w:rPr>
                <w:rFonts w:ascii="Calibri" w:eastAsia="Calibri" w:hAnsi="Calibri" w:cs="Times New Roman"/>
              </w:rPr>
            </w:pPr>
            <w:r w:rsidRPr="00BB05D2">
              <w:rPr>
                <w:rFonts w:ascii="Calibri" w:eastAsia="Calibri" w:hAnsi="Calibri" w:cs="Times New Roman"/>
              </w:rPr>
              <w:t>Reference not in appropriate format</w:t>
            </w:r>
          </w:p>
        </w:tc>
        <w:tc>
          <w:tcPr>
            <w:tcW w:w="1803" w:type="dxa"/>
          </w:tcPr>
          <w:p w14:paraId="1BE4E9F7" w14:textId="77777777" w:rsidR="00BB05D2" w:rsidRPr="00BB05D2" w:rsidRDefault="00BB05D2" w:rsidP="00BB05D2">
            <w:pPr>
              <w:rPr>
                <w:rFonts w:ascii="Calibri" w:eastAsia="Calibri" w:hAnsi="Calibri" w:cs="Times New Roman"/>
              </w:rPr>
            </w:pPr>
            <w:r w:rsidRPr="00BB05D2">
              <w:rPr>
                <w:rFonts w:ascii="Calibri" w:eastAsia="Calibri" w:hAnsi="Calibri" w:cs="Times New Roman"/>
              </w:rPr>
              <w:t>Attempted use of APA7 format, but with minor errors</w:t>
            </w:r>
          </w:p>
        </w:tc>
        <w:tc>
          <w:tcPr>
            <w:tcW w:w="1804" w:type="dxa"/>
          </w:tcPr>
          <w:p w14:paraId="37F0662C" w14:textId="77777777" w:rsidR="00BB05D2" w:rsidRPr="00BB05D2" w:rsidRDefault="00BB05D2" w:rsidP="00BB05D2">
            <w:pPr>
              <w:rPr>
                <w:rFonts w:ascii="Calibri" w:eastAsia="Calibri" w:hAnsi="Calibri" w:cs="Times New Roman"/>
              </w:rPr>
            </w:pPr>
            <w:r w:rsidRPr="00BB05D2">
              <w:rPr>
                <w:rFonts w:ascii="Calibri" w:eastAsia="Calibri" w:hAnsi="Calibri" w:cs="Times New Roman"/>
              </w:rPr>
              <w:t>Accurate reference provided in APA 7 format</w:t>
            </w:r>
          </w:p>
        </w:tc>
      </w:tr>
      <w:tr w:rsidR="00BB05D2" w:rsidRPr="006C09F3" w14:paraId="33C0EF87" w14:textId="77777777" w:rsidTr="00BB05D2">
        <w:trPr>
          <w:jc w:val="center"/>
        </w:trPr>
        <w:tc>
          <w:tcPr>
            <w:tcW w:w="1803" w:type="dxa"/>
            <w:vMerge/>
          </w:tcPr>
          <w:p w14:paraId="54C016F2" w14:textId="77777777" w:rsidR="00BB05D2" w:rsidRPr="00BB05D2" w:rsidRDefault="00BB05D2" w:rsidP="00BB05D2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803" w:type="dxa"/>
            <w:shd w:val="clear" w:color="auto" w:fill="FFC000"/>
          </w:tcPr>
          <w:p w14:paraId="683D1B9A" w14:textId="77777777" w:rsidR="00BB05D2" w:rsidRPr="00BB05D2" w:rsidRDefault="00BB05D2" w:rsidP="00BB05D2">
            <w:pPr>
              <w:jc w:val="center"/>
              <w:rPr>
                <w:rFonts w:ascii="Calibri" w:eastAsia="Calibri" w:hAnsi="Calibri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03" w:type="dxa"/>
            <w:shd w:val="clear" w:color="auto" w:fill="FFC000"/>
          </w:tcPr>
          <w:p w14:paraId="0B58CD0C" w14:textId="77777777" w:rsidR="00BB05D2" w:rsidRPr="00BB05D2" w:rsidRDefault="00BB05D2" w:rsidP="00BB05D2">
            <w:pPr>
              <w:jc w:val="center"/>
              <w:rPr>
                <w:rFonts w:ascii="Calibri" w:eastAsia="Calibri" w:hAnsi="Calibri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03" w:type="dxa"/>
            <w:shd w:val="clear" w:color="auto" w:fill="FFC000"/>
          </w:tcPr>
          <w:p w14:paraId="68BF00A0" w14:textId="77777777" w:rsidR="00BB05D2" w:rsidRPr="00BB05D2" w:rsidRDefault="00BB05D2" w:rsidP="00BB05D2">
            <w:pPr>
              <w:jc w:val="center"/>
              <w:rPr>
                <w:rFonts w:ascii="Calibri" w:eastAsia="Calibri" w:hAnsi="Calibri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04" w:type="dxa"/>
            <w:shd w:val="clear" w:color="auto" w:fill="FFC000"/>
          </w:tcPr>
          <w:p w14:paraId="0287EDF8" w14:textId="77777777" w:rsidR="00BB05D2" w:rsidRPr="00BB05D2" w:rsidRDefault="00BB05D2" w:rsidP="00BB05D2">
            <w:pPr>
              <w:jc w:val="center"/>
              <w:rPr>
                <w:rFonts w:ascii="Calibri" w:eastAsia="Calibri" w:hAnsi="Calibri" w:cs="Times New Roman"/>
                <w:b/>
                <w:bCs/>
                <w:sz w:val="28"/>
                <w:szCs w:val="28"/>
              </w:rPr>
            </w:pPr>
          </w:p>
        </w:tc>
      </w:tr>
    </w:tbl>
    <w:p w14:paraId="0BB1DCE0" w14:textId="77777777" w:rsidR="00BB05D2" w:rsidRPr="00BB05D2" w:rsidRDefault="00BB05D2" w:rsidP="00BB05D2">
      <w:pPr>
        <w:spacing w:after="160" w:line="259" w:lineRule="auto"/>
        <w:rPr>
          <w:rFonts w:ascii="Calibri" w:eastAsia="Calibri" w:hAnsi="Calibri" w:cs="Times New Roman"/>
          <w:sz w:val="28"/>
          <w:szCs w:val="28"/>
          <w:lang w:val="en-NZ"/>
        </w:rPr>
      </w:pPr>
    </w:p>
    <w:sectPr w:rsidR="00BB05D2" w:rsidRPr="00BB05D2" w:rsidSect="00D52A06">
      <w:pgSz w:w="11900" w:h="16840"/>
      <w:pgMar w:top="1062" w:right="1440" w:bottom="93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imon Hills">
    <w15:presenceInfo w15:providerId="AD" w15:userId="S::sfhills@massey.ac.nz::e9829bf6-ab26-4bbe-bbf0-359cbe1860f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DC7"/>
    <w:rsid w:val="000F300A"/>
    <w:rsid w:val="001170D2"/>
    <w:rsid w:val="00156E34"/>
    <w:rsid w:val="002169C6"/>
    <w:rsid w:val="00264745"/>
    <w:rsid w:val="002A3B21"/>
    <w:rsid w:val="003348B6"/>
    <w:rsid w:val="004D34BD"/>
    <w:rsid w:val="004F1091"/>
    <w:rsid w:val="00511944"/>
    <w:rsid w:val="00572A7A"/>
    <w:rsid w:val="005962B1"/>
    <w:rsid w:val="006C09F3"/>
    <w:rsid w:val="006E520C"/>
    <w:rsid w:val="006F4223"/>
    <w:rsid w:val="007046B3"/>
    <w:rsid w:val="00704CD7"/>
    <w:rsid w:val="007519A9"/>
    <w:rsid w:val="00832AFE"/>
    <w:rsid w:val="00865674"/>
    <w:rsid w:val="00893C19"/>
    <w:rsid w:val="008C7760"/>
    <w:rsid w:val="00957FE2"/>
    <w:rsid w:val="00961360"/>
    <w:rsid w:val="009A51C3"/>
    <w:rsid w:val="00A06DC7"/>
    <w:rsid w:val="00A1652A"/>
    <w:rsid w:val="00A56734"/>
    <w:rsid w:val="00AE27A6"/>
    <w:rsid w:val="00BA345F"/>
    <w:rsid w:val="00BB05D2"/>
    <w:rsid w:val="00D52A06"/>
    <w:rsid w:val="00D6459B"/>
    <w:rsid w:val="00E45292"/>
    <w:rsid w:val="00E53789"/>
    <w:rsid w:val="00EC0508"/>
    <w:rsid w:val="00F71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347AA"/>
  <w14:defaultImageDpi w14:val="32767"/>
  <w15:chartTrackingRefBased/>
  <w15:docId w15:val="{38478FF9-9737-3547-A838-9104D09C6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9C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69C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136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9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169C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61360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eGrid">
    <w:name w:val="Table Grid"/>
    <w:basedOn w:val="TableNormal"/>
    <w:uiPriority w:val="39"/>
    <w:rsid w:val="007046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F71B3B"/>
  </w:style>
  <w:style w:type="character" w:styleId="CommentReference">
    <w:name w:val="annotation reference"/>
    <w:basedOn w:val="DefaultParagraphFont"/>
    <w:uiPriority w:val="99"/>
    <w:semiHidden/>
    <w:unhideWhenUsed/>
    <w:rsid w:val="00F71B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1B3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1B3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1B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1B3B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56E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56E34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BB05D2"/>
    <w:rPr>
      <w:sz w:val="22"/>
      <w:szCs w:val="22"/>
      <w:lang w:val="en-N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1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8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hyperlink" Target="https://owll.massey.ac.nz/referencing/apa-interactive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486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Kathy Ooi</dc:creator>
  <cp:keywords/>
  <dc:description/>
  <cp:lastModifiedBy>Chris Anderson</cp:lastModifiedBy>
  <cp:revision>2</cp:revision>
  <dcterms:created xsi:type="dcterms:W3CDTF">2022-08-03T22:29:00Z</dcterms:created>
  <dcterms:modified xsi:type="dcterms:W3CDTF">2022-08-03T22:29:00Z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d9e4d68-54d0-40a5-8c9a-85a36c87352c_Enabled">
    <vt:lpwstr>true</vt:lpwstr>
  </property>
  <property fmtid="{D5CDD505-2E9C-101B-9397-08002B2CF9AE}" pid="3" name="MSIP_Label_bd9e4d68-54d0-40a5-8c9a-85a36c87352c_SetDate">
    <vt:lpwstr>2022-02-24T23:28:15Z</vt:lpwstr>
  </property>
  <property fmtid="{D5CDD505-2E9C-101B-9397-08002B2CF9AE}" pid="4" name="MSIP_Label_bd9e4d68-54d0-40a5-8c9a-85a36c87352c_Method">
    <vt:lpwstr>Privileged</vt:lpwstr>
  </property>
  <property fmtid="{D5CDD505-2E9C-101B-9397-08002B2CF9AE}" pid="5" name="MSIP_Label_bd9e4d68-54d0-40a5-8c9a-85a36c87352c_Name">
    <vt:lpwstr>Unclassified</vt:lpwstr>
  </property>
  <property fmtid="{D5CDD505-2E9C-101B-9397-08002B2CF9AE}" pid="6" name="MSIP_Label_bd9e4d68-54d0-40a5-8c9a-85a36c87352c_SiteId">
    <vt:lpwstr>388728e1-bbd0-4378-98dc-f8682e644300</vt:lpwstr>
  </property>
  <property fmtid="{D5CDD505-2E9C-101B-9397-08002B2CF9AE}" pid="7" name="MSIP_Label_bd9e4d68-54d0-40a5-8c9a-85a36c87352c_ActionId">
    <vt:lpwstr>d2d35f45-7248-4c8f-a362-cf4ce31e8cd6</vt:lpwstr>
  </property>
  <property fmtid="{D5CDD505-2E9C-101B-9397-08002B2CF9AE}" pid="8" name="MSIP_Label_bd9e4d68-54d0-40a5-8c9a-85a36c87352c_ContentBits">
    <vt:lpwstr>0</vt:lpwstr>
  </property>
</Properties>
</file>